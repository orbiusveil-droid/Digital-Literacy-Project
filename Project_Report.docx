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Change w:author="Orbius Veil" w:id="0" w:date="2026-03-27T18:55:27Z">
          <w:pPr>
            <w:spacing w:after="240" w:before="240" w:lineRule="auto"/>
          </w:pPr>
        </w:pPrChange>
      </w:pPr>
      <w:r w:rsidDel="00000000" w:rsidR="00000000" w:rsidRPr="00000000">
        <w:rPr>
          <w:rtl w:val="0"/>
        </w:rPr>
      </w:r>
    </w:p>
    <w:p w:rsidR="00000000" w:rsidDel="00000000" w:rsidP="00000000" w:rsidRDefault="00000000" w:rsidRPr="00000000" w14:paraId="00000002">
      <w:pPr>
        <w:pStyle w:val="Title"/>
        <w:spacing w:after="240" w:before="240" w:lineRule="auto"/>
        <w:rPr>
          <w:u w:val="single"/>
          <w:rPrChange w:author="Orbius Veil" w:id="0" w:date="2026-03-27T18:55:27Z">
            <w:rPr>
              <w:u w:val="single"/>
            </w:rPr>
          </w:rPrChange>
        </w:rPr>
        <w:pPrChange w:author="Orbius Veil" w:id="0" w:date="2026-03-27T18:55:27Z">
          <w:pPr>
            <w:spacing w:after="240" w:before="240" w:lineRule="auto"/>
          </w:pPr>
        </w:pPrChange>
      </w:pPr>
      <w:r w:rsidDel="00000000" w:rsidR="00000000" w:rsidRPr="00000000">
        <w:rPr>
          <w:rtl w:val="0"/>
          <w:rPrChange w:author="Orbius Veil" w:id="0" w:date="2026-03-27T18:55:27Z">
            <w:rPr/>
          </w:rPrChange>
        </w:rPr>
        <w:t xml:space="preserve">PROJECT REPORT:- </w:t>
      </w:r>
      <w:r w:rsidDel="00000000" w:rsidR="00000000" w:rsidRPr="00000000">
        <w:rPr>
          <w:u w:val="single"/>
          <w:rtl w:val="0"/>
          <w:rPrChange w:author="Orbius Veil" w:id="0" w:date="2026-03-27T18:55:27Z">
            <w:rPr>
              <w:u w:val="single"/>
            </w:rPr>
          </w:rPrChange>
        </w:rPr>
        <w:t xml:space="preserve">Digital Literacy Awareness Infographics (Task-1)</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For this project, I created a digital literacy awareness infographic using </w:t>
      </w:r>
      <w:r w:rsidDel="00000000" w:rsidR="00000000" w:rsidRPr="00000000">
        <w:rPr>
          <w:b w:val="1"/>
          <w:bCs w:val="1"/>
          <w:rtl w:val="0"/>
        </w:rPr>
        <w:t xml:space="preserve">Canva</w:t>
      </w:r>
      <w:r w:rsidDel="00000000" w:rsidR="00000000" w:rsidRPr="00000000">
        <w:rPr>
          <w:rtl w:val="0"/>
        </w:rPr>
        <w:t xml:space="preserve">, a user-friendly design tool that offers a wide range of templates, icons, and customization options. The infographic highlights the importance of digital literacy in today’s world, including safe internet usage, identifying fake information, protecting personal data, and responsible social media behavior. I used clear headings, simple icons, and a balanced color scheme to make the information easy to understand and visually appealing. The design follows a logical flow so that viewers can quickly grasp key points about staying safe and informed online.</w:t>
      </w:r>
    </w:p>
    <w:p w:rsidR="00000000" w:rsidDel="00000000" w:rsidP="00000000" w:rsidRDefault="00000000" w:rsidRPr="00000000" w14:paraId="00000005">
      <w:pPr>
        <w:spacing w:after="240" w:before="240" w:lineRule="auto"/>
        <w:rPr/>
      </w:pPr>
      <w:r w:rsidDel="00000000" w:rsidR="00000000" w:rsidRPr="00000000">
        <w:rPr>
          <w:rtl w:val="0"/>
        </w:rPr>
        <w:t xml:space="preserve">One interesting aspect of using Canva was the variety of design elements available, which helped me creatively present information in a professional way. However, I found it a bit challenging to choose the right layout and maintain a clean design without overcrowding the infographic with too much text or too many visuals. Overall, this project helped me improve my design skills and understand the importance of spreading awareness about digital literacy in a clear and engaging manner.</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Title"/>
        <w:spacing w:after="240" w:before="240" w:lineRule="auto"/>
        <w:rPr>
          <w:u w:val="single"/>
          <w:rPrChange w:author="Orbius Veil" w:id="1" w:date="2026-03-27T18:56:00Z">
            <w:rPr>
              <w:u w:val="single"/>
            </w:rPr>
          </w:rPrChange>
        </w:rPr>
        <w:pPrChange w:author="Orbius Veil" w:id="0" w:date="2026-03-27T18:56:00Z">
          <w:pPr>
            <w:spacing w:after="240" w:before="240" w:lineRule="auto"/>
          </w:pPr>
        </w:pPrChange>
      </w:pPr>
      <w:r w:rsidDel="00000000" w:rsidR="00000000" w:rsidRPr="00000000">
        <w:rPr>
          <w:rtl w:val="0"/>
          <w:rPrChange w:author="Orbius Veil" w:id="1" w:date="2026-03-27T18:56:00Z">
            <w:rPr/>
          </w:rPrChange>
        </w:rPr>
        <w:t xml:space="preserve">PROJECT REPORT:- </w:t>
      </w:r>
      <w:r w:rsidDel="00000000" w:rsidR="00000000" w:rsidRPr="00000000">
        <w:rPr>
          <w:u w:val="single"/>
          <w:rtl w:val="0"/>
          <w:rPrChange w:author="Orbius Veil" w:id="1" w:date="2026-03-27T18:56:00Z">
            <w:rPr>
              <w:u w:val="single"/>
            </w:rPr>
          </w:rPrChange>
        </w:rPr>
        <w:t xml:space="preserve">Build your Student Digital Portfolio (Task-2)</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For my academic and professional growth, I have chosen three platforms: </w:t>
      </w:r>
      <w:r w:rsidDel="00000000" w:rsidR="00000000" w:rsidRPr="00000000">
        <w:rPr>
          <w:b w:val="1"/>
          <w:bCs w:val="1"/>
          <w:rtl w:val="0"/>
        </w:rPr>
        <w:t xml:space="preserve">GitHub</w:t>
      </w:r>
      <w:r w:rsidDel="00000000" w:rsidR="00000000" w:rsidRPr="00000000">
        <w:rPr>
          <w:rtl w:val="0"/>
        </w:rPr>
        <w:t xml:space="preserve">, </w:t>
      </w:r>
      <w:r w:rsidDel="00000000" w:rsidR="00000000" w:rsidRPr="00000000">
        <w:rPr>
          <w:b w:val="1"/>
          <w:bCs w:val="1"/>
          <w:rtl w:val="0"/>
        </w:rPr>
        <w:t xml:space="preserve">Kaggle</w:t>
      </w:r>
      <w:r w:rsidDel="00000000" w:rsidR="00000000" w:rsidRPr="00000000">
        <w:rPr>
          <w:rtl w:val="0"/>
        </w:rPr>
        <w:t xml:space="preserve">, and </w:t>
      </w:r>
      <w:r w:rsidDel="00000000" w:rsidR="00000000" w:rsidRPr="00000000">
        <w:rPr>
          <w:b w:val="1"/>
          <w:bCs w:val="1"/>
          <w:rtl w:val="0"/>
        </w:rPr>
        <w:t xml:space="preserve">ResearchGate</w:t>
      </w:r>
      <w:r w:rsidDel="00000000" w:rsidR="00000000" w:rsidRPr="00000000">
        <w:rPr>
          <w:rtl w:val="0"/>
        </w:rPr>
        <w:t xml:space="preserve">. Each of these platforms serves a unique purpose and will support my development over the next four years. GitHub is mainly used for storing, managing, and sharing code. It helps in building a strong portfolio, collaborating with others, and tracking progress on projects. Kaggle is a platform focused on data science and machine learning, where users can participate in competitions, work on real datasets, and improve analytical skills. ResearchGate is used by researchers and students to share academic papers, ask questions, and stay updated with the latest research in various fields.</w:t>
      </w:r>
    </w:p>
    <w:p w:rsidR="00000000" w:rsidDel="00000000" w:rsidP="00000000" w:rsidRDefault="00000000" w:rsidRPr="00000000" w14:paraId="00000017">
      <w:pPr>
        <w:spacing w:after="240" w:before="240" w:lineRule="auto"/>
        <w:rPr/>
      </w:pPr>
      <w:r w:rsidDel="00000000" w:rsidR="00000000" w:rsidRPr="00000000">
        <w:rPr>
          <w:rtl w:val="0"/>
        </w:rPr>
        <w:t xml:space="preserve">Over the next four years, I plan to use GitHub to regularly upload my projects and collaborate with peers, building a professional profile. On Kaggle, I aim to practice data analysis, participate in competitions, and learn from the community. Through ResearchGate, I will explore research papers, connect with experts, and enhance my academic knowledge. Together, these platforms will help me grow technically, academically, and professionally.</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Title"/>
        <w:spacing w:after="240" w:before="240" w:lineRule="auto"/>
        <w:rPr>
          <w:rPrChange w:author="Orbius Veil" w:id="2" w:date="2026-03-27T18:58:18Z">
            <w:rPr/>
          </w:rPrChange>
        </w:rPr>
        <w:pPrChange w:author="Orbius Veil" w:id="0" w:date="2026-03-27T18:58:18Z">
          <w:pPr>
            <w:spacing w:after="240" w:before="240" w:lineRule="auto"/>
          </w:pPr>
        </w:pPrChange>
      </w:pPr>
      <w:r w:rsidDel="00000000" w:rsidR="00000000" w:rsidRPr="00000000">
        <w:rPr>
          <w:rtl w:val="0"/>
          <w:rPrChange w:author="Orbius Veil" w:id="2" w:date="2026-03-27T18:58:18Z">
            <w:rPr/>
          </w:rPrChange>
        </w:rPr>
        <w:t xml:space="preserve">    </w:t>
      </w:r>
    </w:p>
    <w:p w:rsidR="00000000" w:rsidDel="00000000" w:rsidP="00000000" w:rsidRDefault="00000000" w:rsidRPr="00000000" w14:paraId="00000028">
      <w:pPr>
        <w:pStyle w:val="Title"/>
        <w:spacing w:after="240" w:before="240" w:lineRule="auto"/>
        <w:rPr>
          <w:rPrChange w:author="Orbius Veil" w:id="2" w:date="2026-03-27T18:58:18Z">
            <w:rPr/>
          </w:rPrChange>
        </w:rPr>
        <w:pPrChange w:author="Orbius Veil" w:id="0" w:date="2026-03-27T18:58:18Z">
          <w:pPr>
            <w:spacing w:after="240" w:before="240" w:lineRule="auto"/>
          </w:pPr>
        </w:pPrChange>
      </w:pPr>
      <w:r w:rsidDel="00000000" w:rsidR="00000000" w:rsidRPr="00000000">
        <w:rPr>
          <w:rtl w:val="0"/>
          <w:rPrChange w:author="Orbius Veil" w:id="2" w:date="2026-03-27T18:58:18Z">
            <w:rPr/>
          </w:rPrChange>
        </w:rPr>
        <w:t xml:space="preserve">PROJECT REPORT:-  </w:t>
      </w:r>
      <w:r w:rsidDel="00000000" w:rsidR="00000000" w:rsidRPr="00000000">
        <w:rPr>
          <w:u w:val="single"/>
          <w:rtl w:val="0"/>
          <w:rPrChange w:author="Orbius Veil" w:id="2" w:date="2026-03-27T18:58:18Z">
            <w:rPr>
              <w:u w:val="single"/>
            </w:rPr>
          </w:rPrChange>
        </w:rPr>
        <w:t xml:space="preserve">Explore Coding and Collaboration Platforms. (Task-3)</w:t>
      </w:r>
      <w:r w:rsidDel="00000000" w:rsidR="00000000" w:rsidRPr="00000000">
        <w:rPr>
          <w:rtl w:val="0"/>
          <w:rPrChange w:author="Orbius Veil" w:id="2" w:date="2026-03-27T18:58:18Z">
            <w:rPr/>
          </w:rPrChange>
        </w:rPr>
        <w:t xml:space="preserve"> </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For this project, I used the platform </w:t>
      </w:r>
      <w:r w:rsidDel="00000000" w:rsidR="00000000" w:rsidRPr="00000000">
        <w:rPr>
          <w:b w:val="1"/>
          <w:bCs w:val="1"/>
          <w:rtl w:val="0"/>
        </w:rPr>
        <w:t xml:space="preserve">HackerEarth</w:t>
      </w:r>
      <w:r w:rsidDel="00000000" w:rsidR="00000000" w:rsidRPr="00000000">
        <w:rPr>
          <w:rtl w:val="0"/>
        </w:rPr>
        <w:t xml:space="preserve">, which is widely known for coding practice, skill assessment, and competitive programming. On this platform, I practised solving programming problems related to data structures, algorithms, and logical reasoning. I worked on challenges that required writing efficient code and improving problem-solving speed. These exercises helped me strengthen my understanding of core programming concepts and develop a structured approach to tackling complex problems.</w:t>
      </w:r>
    </w:p>
    <w:p w:rsidR="00000000" w:rsidDel="00000000" w:rsidP="00000000" w:rsidRDefault="00000000" w:rsidRPr="00000000" w14:paraId="0000002B">
      <w:pPr>
        <w:spacing w:after="240" w:before="240" w:lineRule="auto"/>
        <w:rPr/>
      </w:pPr>
      <w:r w:rsidDel="00000000" w:rsidR="00000000" w:rsidRPr="00000000">
        <w:rPr>
          <w:rtl w:val="0"/>
        </w:rPr>
        <w:t xml:space="preserve">One of the key things I built through this platform was consistency in coding practice and the ability to think critically under time constraints. HackerEarth also provided detailed problem statements and solutions, which helped me learn from my mistakes and improve gradually.</w:t>
      </w:r>
    </w:p>
    <w:p w:rsidR="00000000" w:rsidDel="00000000" w:rsidP="00000000" w:rsidRDefault="00000000" w:rsidRPr="00000000" w14:paraId="0000002C">
      <w:pPr>
        <w:spacing w:after="240" w:before="240" w:lineRule="auto"/>
        <w:rPr/>
      </w:pPr>
      <w:r w:rsidDel="00000000" w:rsidR="00000000" w:rsidRPr="00000000">
        <w:rPr>
          <w:rtl w:val="0"/>
        </w:rPr>
        <w:t xml:space="preserve">Academically, this platform will be very helpful over time. It will enhance my coding skills, which are essential for computer science studies and technical interviews. Regular practice on HackerEarth will also improve my analytical thinking and confidence in solving real-world problems. Overall, using this platform supports both my academic learning and future career preparation in the field of technology.</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Title"/>
        <w:spacing w:after="240" w:before="240" w:lineRule="auto"/>
        <w:rPr/>
        <w:pPrChange w:author="Orbius Veil" w:id="0" w:date="2026-03-27T18:58:24Z">
          <w:pPr>
            <w:spacing w:after="240" w:before="240" w:lineRule="auto"/>
          </w:pPr>
        </w:pPrChange>
      </w:pPr>
      <w:r w:rsidDel="00000000" w:rsidR="00000000" w:rsidRPr="00000000">
        <w:rPr>
          <w:rtl w:val="0"/>
        </w:rPr>
      </w:r>
    </w:p>
    <w:p w:rsidR="00000000" w:rsidDel="00000000" w:rsidP="00000000" w:rsidRDefault="00000000" w:rsidRPr="00000000" w14:paraId="0000003B">
      <w:pPr>
        <w:pStyle w:val="Title"/>
        <w:spacing w:after="240" w:before="240" w:lineRule="auto"/>
        <w:rPr>
          <w:u w:val="single"/>
          <w:rPrChange w:author="Orbius Veil" w:id="3" w:date="2026-03-27T18:58:24Z">
            <w:rPr>
              <w:u w:val="single"/>
            </w:rPr>
          </w:rPrChange>
        </w:rPr>
        <w:pPrChange w:author="Orbius Veil" w:id="0" w:date="2026-03-27T18:58:24Z">
          <w:pPr>
            <w:spacing w:after="240" w:before="240" w:lineRule="auto"/>
          </w:pPr>
        </w:pPrChange>
      </w:pPr>
      <w:r w:rsidDel="00000000" w:rsidR="00000000" w:rsidRPr="00000000">
        <w:rPr>
          <w:rtl w:val="0"/>
          <w:rPrChange w:author="Orbius Veil" w:id="3" w:date="2026-03-27T18:58:24Z">
            <w:rPr/>
          </w:rPrChange>
        </w:rPr>
        <w:t xml:space="preserve">PROJECT REPORT:- </w:t>
      </w:r>
      <w:r w:rsidDel="00000000" w:rsidR="00000000" w:rsidRPr="00000000">
        <w:rPr>
          <w:u w:val="single"/>
          <w:rtl w:val="0"/>
          <w:rPrChange w:author="Orbius Veil" w:id="3" w:date="2026-03-27T18:58:24Z">
            <w:rPr>
              <w:u w:val="single"/>
            </w:rPr>
          </w:rPrChange>
        </w:rPr>
        <w:t xml:space="preserve">Draft a Professional Email &amp; Etiquette Guide (Task-4)</w:t>
      </w:r>
    </w:p>
    <w:p w:rsidR="00000000" w:rsidDel="00000000" w:rsidP="00000000" w:rsidRDefault="00000000" w:rsidRPr="00000000" w14:paraId="0000003C">
      <w:pPr>
        <w:spacing w:after="240" w:before="240" w:lineRule="auto"/>
        <w:rPr/>
      </w:pPr>
      <w:r w:rsidDel="00000000" w:rsidR="00000000" w:rsidRPr="00000000">
        <w:rPr>
          <w:rtl w:val="0"/>
        </w:rPr>
        <w:t xml:space="preserve">A situation where poor digital communication caused a problem could be in a school group project. One team member sent important instructions through a messaging app but wrote them in a very unclear and incomplete way. As a result, other members misunderstood the task and worked on the wrong topic. This led to confusion, wasted time, and last-minute stress before submission.</w:t>
      </w:r>
    </w:p>
    <w:p w:rsidR="00000000" w:rsidDel="00000000" w:rsidP="00000000" w:rsidRDefault="00000000" w:rsidRPr="00000000" w14:paraId="0000003D">
      <w:pPr>
        <w:spacing w:after="240" w:before="240" w:lineRule="auto"/>
        <w:rPr/>
      </w:pPr>
      <w:r w:rsidDel="00000000" w:rsidR="00000000" w:rsidRPr="00000000">
        <w:rPr>
          <w:rtl w:val="0"/>
        </w:rPr>
        <w:t xml:space="preserve">This issue could have been avoided with clearer communication. The sender should have used simple and complete sentences, clearly explained the task, and confirmed that everyone understood the instructions. Using bullet points or attaching a document with proper details would have also helped. Additionally, team members could have asked questions to clarify any doubts. Effective digital communication requires clarity, proper structure, and confirmation to ensure everyone is on the same page.</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Title"/>
        <w:spacing w:after="240" w:before="240" w:lineRule="auto"/>
        <w:rPr>
          <w:u w:val="single"/>
          <w:rPrChange w:author="Orbius Veil" w:id="4" w:date="2026-03-27T18:58:32Z">
            <w:rPr>
              <w:u w:val="single"/>
            </w:rPr>
          </w:rPrChange>
        </w:rPr>
        <w:pPrChange w:author="Orbius Veil" w:id="0" w:date="2026-03-27T18:58:40Z">
          <w:pPr>
            <w:spacing w:after="240" w:before="240" w:lineRule="auto"/>
          </w:pPr>
        </w:pPrChange>
      </w:pPr>
      <w:r w:rsidDel="00000000" w:rsidR="00000000" w:rsidRPr="00000000">
        <w:rPr>
          <w:rtl w:val="0"/>
          <w:rPrChange w:author="Orbius Veil" w:id="4" w:date="2026-03-27T18:58:32Z">
            <w:rPr/>
          </w:rPrChange>
        </w:rPr>
        <w:t xml:space="preserve">PROJECT REPORT:-</w:t>
      </w:r>
      <w:r w:rsidDel="00000000" w:rsidR="00000000" w:rsidRPr="00000000">
        <w:rPr>
          <w:u w:val="single"/>
          <w:rtl w:val="0"/>
          <w:rPrChange w:author="Orbius Veil" w:id="4" w:date="2026-03-27T18:58:32Z">
            <w:rPr>
              <w:u w:val="single"/>
            </w:rPr>
          </w:rPrChange>
        </w:rPr>
        <w:t xml:space="preserve"> Cybercrime Awareness Case Study &amp; Prevention Guide (Task-5)</w:t>
      </w:r>
    </w:p>
    <w:p w:rsidR="00000000" w:rsidDel="00000000" w:rsidP="00000000" w:rsidRDefault="00000000" w:rsidRPr="00000000" w14:paraId="00000049">
      <w:pPr>
        <w:spacing w:after="240" w:before="240" w:lineRule="auto"/>
        <w:rPr>
          <w:ins w:author="Orbius Veil" w:id="6" w:date="2026-03-27T18:58:47Z"/>
          <w:rPrChange w:author="Orbius Veil" w:id="4" w:date="2026-03-27T18:58:32Z">
            <w:rPr/>
          </w:rPrChange>
        </w:rPr>
      </w:pPr>
      <w:ins w:author="Orbius Veil" w:id="6" w:date="2026-03-27T18:58:47Z">
        <w:r w:rsidDel="00000000" w:rsidR="00000000" w:rsidRPr="00000000">
          <w:rPr>
            <w:rtl w:val="0"/>
          </w:rPr>
        </w:r>
      </w:ins>
    </w:p>
    <w:p w:rsidR="00000000" w:rsidDel="00000000" w:rsidP="00000000" w:rsidRDefault="00000000" w:rsidRPr="00000000" w14:paraId="0000004A">
      <w:pPr>
        <w:spacing w:after="240" w:before="240" w:lineRule="auto"/>
        <w:rPr/>
      </w:pPr>
      <w:r w:rsidDel="00000000" w:rsidR="00000000" w:rsidRPr="00000000">
        <w:rPr>
          <w:rtl w:val="0"/>
        </w:rPr>
        <w:t xml:space="preserve">While researching the topic “Stay Safe Online,” I was most surprised by how quickly cyber threats can affect anyone, even during normal daily activities like browsing or using social media. I learned that many people become victims of phishing scams and data breaches simply because they are not aware of basic safety measures. It was interesting to see how cybercriminals use very convincing messages and websites to trick users into sharing personal information.</w:t>
      </w:r>
    </w:p>
    <w:p w:rsidR="00000000" w:rsidDel="00000000" w:rsidP="00000000" w:rsidRDefault="00000000" w:rsidRPr="00000000" w14:paraId="0000004B">
      <w:pPr>
        <w:spacing w:after="240" w:before="240" w:lineRule="auto"/>
        <w:rPr/>
      </w:pPr>
      <w:r w:rsidDel="00000000" w:rsidR="00000000" w:rsidRPr="00000000">
        <w:rPr>
          <w:rtl w:val="0"/>
        </w:rPr>
        <w:t xml:space="preserve">As a result of this research, one habit I will change is being more cautious about the links I click and the information I share online. I will always verify the source before responding to messages or entering personal details. Additionally, I plan to regularly update my passwords and enable extra security features like two-factor authentication. This project has made me more alert and responsible about protecting my digital identity.</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